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7122" w:rsidRDefault="00EB7122" w:rsidP="00EB7122">
      <w:pPr>
        <w:pStyle w:val="NormalWeb"/>
        <w:spacing w:before="0" w:beforeAutospacing="0" w:after="240" w:afterAutospacing="0" w:line="360" w:lineRule="atLeast"/>
        <w:ind w:left="48" w:right="48"/>
        <w:jc w:val="center"/>
        <w:rPr>
          <w:rFonts w:ascii="Arial" w:hAnsi="Arial" w:cs="Arial"/>
          <w:color w:val="000000"/>
          <w:sz w:val="27"/>
          <w:szCs w:val="27"/>
        </w:rPr>
      </w:pPr>
      <w:r>
        <w:rPr>
          <w:rStyle w:val="Strong"/>
          <w:rFonts w:ascii="Arial" w:hAnsi="Arial" w:cs="Arial"/>
          <w:color w:val="000000"/>
          <w:sz w:val="27"/>
          <w:szCs w:val="27"/>
        </w:rPr>
        <w:t>VŨ NHƯ TÔ (Trích)</w:t>
      </w:r>
    </w:p>
    <w:p w:rsidR="00EB7122" w:rsidRDefault="00EB7122" w:rsidP="00EB7122">
      <w:pPr>
        <w:pStyle w:val="NormalWeb"/>
        <w:spacing w:before="0" w:beforeAutospacing="0" w:after="240" w:afterAutospacing="0" w:line="360" w:lineRule="atLeast"/>
        <w:ind w:left="48" w:right="48"/>
        <w:jc w:val="center"/>
        <w:rPr>
          <w:rFonts w:ascii="Arial" w:hAnsi="Arial" w:cs="Arial"/>
          <w:color w:val="000000"/>
          <w:sz w:val="27"/>
          <w:szCs w:val="27"/>
        </w:rPr>
      </w:pPr>
      <w:r>
        <w:rPr>
          <w:rStyle w:val="Strong"/>
          <w:rFonts w:ascii="Arial" w:hAnsi="Arial" w:cs="Arial"/>
          <w:color w:val="000000"/>
          <w:sz w:val="27"/>
          <w:szCs w:val="27"/>
        </w:rPr>
        <w:t>(Nguyễn Huy Tưởng)</w:t>
      </w:r>
    </w:p>
    <w:p w:rsidR="00EB7122" w:rsidRDefault="00EB7122" w:rsidP="00EB7122">
      <w:pPr>
        <w:pStyle w:val="NormalWeb"/>
        <w:spacing w:before="0" w:beforeAutospacing="0" w:after="240" w:afterAutospacing="0" w:line="360" w:lineRule="atLeast"/>
        <w:ind w:left="48" w:right="48"/>
        <w:jc w:val="both"/>
        <w:rPr>
          <w:rFonts w:ascii="Arial" w:hAnsi="Arial" w:cs="Arial"/>
          <w:color w:val="000000"/>
          <w:sz w:val="27"/>
          <w:szCs w:val="27"/>
        </w:rPr>
      </w:pPr>
      <w:r>
        <w:rPr>
          <w:rFonts w:ascii="Arial" w:hAnsi="Arial" w:cs="Arial"/>
          <w:color w:val="000000"/>
          <w:sz w:val="27"/>
          <w:szCs w:val="27"/>
        </w:rPr>
        <w:t>(…)</w:t>
      </w:r>
    </w:p>
    <w:p w:rsidR="00EB7122" w:rsidRDefault="00EB7122" w:rsidP="00EB7122">
      <w:pPr>
        <w:pStyle w:val="NormalWeb"/>
        <w:spacing w:before="0" w:beforeAutospacing="0" w:after="240" w:afterAutospacing="0" w:line="360" w:lineRule="atLeast"/>
        <w:ind w:left="48" w:right="48"/>
        <w:jc w:val="both"/>
        <w:rPr>
          <w:rFonts w:ascii="Arial" w:hAnsi="Arial" w:cs="Arial"/>
          <w:color w:val="000000"/>
          <w:sz w:val="27"/>
          <w:szCs w:val="27"/>
        </w:rPr>
      </w:pPr>
      <w:r>
        <w:rPr>
          <w:rFonts w:ascii="Arial" w:hAnsi="Arial" w:cs="Arial"/>
          <w:color w:val="000000"/>
          <w:sz w:val="27"/>
          <w:szCs w:val="27"/>
        </w:rPr>
        <w:t>VŨ NHƯ TÔ - Cảnh ngộ chúng tôi có khác chi cảnh ngộ bà? Có phần khổ nhục hơn nữa. Chế độ thì nghiệt ngã vô lý: nhà không cho làm cao, áo không cho mặc đẹp. Ai xây một kiểu nhà mới khả quan, thì lập tức kết vào tội lộng hành đem chém. Thành thử không ai dám vượt ra khuôn sáo nghìn xưa, nghề kiến trúc đọng lại như một vũng ao tù. Người có tài không được thi thố đành phải tiến về mặt tiểu xảo. Mà nói ngay đến những bọn này nào họ có được yên thân. Họ phải lẩn lút, giấu giếm. Vô phúc mà triều đình biết, thế là gia đình tan nát. Họ bị đóng cũi giải kinh, để làm những công việc nhà vua, thân giam trong nội như một tên trọng phạm, mãi đến khi mắt mờ, tay chậm, họ mới được thải hồi nguyên quán. Triều đình còn không ban cho họ một chút bổng nhờ để mưu sống buổi tàn niên. Cách đối đãi như thế, thì nhân tài nhiều sao được, mà ai chịu luyện tập cho thành tài? Thậm chí người ta nói kẻ có tài đã không giúp cho gia đình, còn là một cái vạ nữa.</w:t>
      </w:r>
    </w:p>
    <w:p w:rsidR="00EB7122" w:rsidRDefault="00EB7122" w:rsidP="00EB7122">
      <w:pPr>
        <w:pStyle w:val="NormalWeb"/>
        <w:spacing w:before="0" w:beforeAutospacing="0" w:after="240" w:afterAutospacing="0" w:line="360" w:lineRule="atLeast"/>
        <w:ind w:left="48" w:right="48"/>
        <w:jc w:val="both"/>
        <w:rPr>
          <w:rFonts w:ascii="Arial" w:hAnsi="Arial" w:cs="Arial"/>
          <w:color w:val="000000"/>
          <w:sz w:val="27"/>
          <w:szCs w:val="27"/>
        </w:rPr>
      </w:pPr>
      <w:r>
        <w:rPr>
          <w:rFonts w:ascii="Arial" w:hAnsi="Arial" w:cs="Arial"/>
          <w:color w:val="000000"/>
          <w:sz w:val="27"/>
          <w:szCs w:val="27"/>
        </w:rPr>
        <w:t>ĐAN THIỀM - Thảo nào mà nước ta không có lấy một lâu đài nào ra hồn, khả dĩ sánh với những lâu đài Trung Quốc. Ngay cả Chiêm Thành cũng hơn ta nhiều lắm...</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VŨ NHƯ TÔ - Tôi bẩm sinh có khiếu về kiến trúc. Tôi đã học văn, sau bỏ văn tập nghề, nhưng tập thì tập, vẫn lo nơm nớp, chỉ sợ triều đình biết, thì vợ con ở nhà nheo nhóc, mà mình cũng không biết bao giờ được tháo cũi xổ lồng. Vua Hồng Thuận ngày nay càng khinh rẻ chúng tôi, cách đối đãi lại bạc ác. Chẳng qua là cái nợ tài hoa, chứ thực ra theo nghề ở ta lợi chẳng có mà nhục thì nhiều.</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ĐAN THIỀM - Chính vì thế mà ông càng đáng trọng.</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VŨ NHƯ TÔ - Trọng để làm gì? Tìm danh vọng chúng tôi đã chẳng chọn nghề này. Đời lẩn lút...</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ĐAN THIỀM - Vậy thì các ông luyện nghề làm gì, luyện mà không đem ra thi thố?</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VŨ NHƯ TÔ - Đó là nỗi khổ tâm của chúng tôi. Biết đa mang là khổ nhục mà không sao bỏ được. Như bóng theo hình. Chúng tôi vẫn chờ dịp.</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ĐAN THIỀM - Dịp đấy chứ đâu? Cửu Trùng Đài...</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lastRenderedPageBreak/>
        <w:t>[…]</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VŨ NHƯ TÔ - Xây Cửu Trùng Đài cho một tên bạo chúa, một tên thoán nghịch, cho một lũ gái dâm ô? Tôi không thể đem tài ra làm một việc ô uế, muôn năm làm bia miệng cho người đời được.</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ĐAN THIỀM - Ông biết một mà không biết hai. Ông có tài, tài ấy phải đem cống hiến cho non sông, không nên để mục nát với cỏ cây. Ông không có tiền, ông không có thể dựng lấy một tòa đài như ý nguyện. Chấp kinh, phải tòng quyền. Đây là lúc ông nên mượn tay vua Hồng Thuận mà thực hành cái mộng lớn của ông... Ông khẽ tiếng. Đó là tiểu tiết. Ông cứ xây lấy một tòa đài cao cả. Vua Hồng Thuận và lũ cung nữ kia rồi mất đi nhưng sự nghiệp của ông còn lại về muôn đời. Dân ta nghìn thu được hãnh diện, không phải thẹn với những cung điện đẹp nước ngoài, thế là đủ. Hậu thế sẽ xét công cho ông, và nhớ ơn ông mãi mãi. Ông hãy nghe tôi làm cho đất Thăng Long này thành nơi kinh kỳ lộng lẫy nhất trần gian.</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VŨ NHƯ TÔ - Đa tạ. Bà đã khai cho cái óc u mê này. Thiếu chút nữa, tôi nhỡ cả. Những lời vàng ngọc tôi xin lĩnh giáo. Trời quá yêu nên tôi mới được gặp bà.</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ĐAN THIỀM - Tôi cũng may được gặp ông. Xin ông cố đi. Đức vua ngự tới…</w:t>
      </w:r>
    </w:p>
    <w:p w:rsidR="00EB7122" w:rsidRPr="00EB7122" w:rsidRDefault="00EB7122" w:rsidP="00EB7122">
      <w:pPr>
        <w:spacing w:before="100" w:beforeAutospacing="1" w:after="100" w:afterAutospacing="1" w:line="240" w:lineRule="auto"/>
        <w:jc w:val="center"/>
        <w:rPr>
          <w:ins w:id="0" w:author="Unknown"/>
          <w:rFonts w:ascii="Arial" w:eastAsia="Times New Roman" w:hAnsi="Arial" w:cs="Arial"/>
          <w:color w:val="999999"/>
          <w:sz w:val="21"/>
          <w:szCs w:val="21"/>
        </w:rPr>
      </w:pPr>
      <w:ins w:id="1" w:author="Unknown">
        <w:r w:rsidRPr="00EB7122">
          <w:rPr>
            <w:rFonts w:ascii="Arial" w:eastAsia="Times New Roman" w:hAnsi="Arial" w:cs="Arial"/>
            <w:color w:val="999999"/>
            <w:sz w:val="21"/>
            <w:szCs w:val="21"/>
          </w:rPr>
          <w:t>Khám phá thêm</w:t>
        </w:r>
      </w:ins>
    </w:p>
    <w:p w:rsidR="00EB7122" w:rsidRPr="00EB7122" w:rsidRDefault="00EB7122" w:rsidP="00EB7122">
      <w:pPr>
        <w:spacing w:before="100" w:beforeAutospacing="1" w:after="100" w:afterAutospacing="1" w:line="240" w:lineRule="auto"/>
        <w:jc w:val="center"/>
        <w:rPr>
          <w:ins w:id="2" w:author="Unknown"/>
          <w:rFonts w:ascii="Arial" w:eastAsia="Times New Roman" w:hAnsi="Arial" w:cs="Arial"/>
          <w:color w:val="999999"/>
          <w:sz w:val="21"/>
          <w:szCs w:val="21"/>
        </w:rPr>
      </w:pPr>
      <w:ins w:id="3" w:author="Unknown">
        <w:r w:rsidRPr="00EB7122">
          <w:rPr>
            <w:rFonts w:ascii="Arial" w:eastAsia="Times New Roman" w:hAnsi="Arial" w:cs="Arial"/>
            <w:color w:val="999999"/>
            <w:sz w:val="21"/>
            <w:szCs w:val="21"/>
          </w:rPr>
          <w:t>Sách và văn học</w:t>
        </w:r>
      </w:ins>
    </w:p>
    <w:p w:rsidR="00EB7122" w:rsidRPr="00EB7122" w:rsidRDefault="00EB7122" w:rsidP="00EB7122">
      <w:pPr>
        <w:spacing w:before="100" w:beforeAutospacing="1" w:after="100" w:afterAutospacing="1" w:line="240" w:lineRule="auto"/>
        <w:jc w:val="center"/>
        <w:rPr>
          <w:ins w:id="4" w:author="Unknown"/>
          <w:rFonts w:ascii="Arial" w:eastAsia="Times New Roman" w:hAnsi="Arial" w:cs="Arial"/>
          <w:color w:val="999999"/>
          <w:sz w:val="21"/>
          <w:szCs w:val="21"/>
        </w:rPr>
      </w:pPr>
      <w:ins w:id="5" w:author="Unknown">
        <w:r w:rsidRPr="00EB7122">
          <w:rPr>
            <w:rFonts w:ascii="Arial" w:eastAsia="Times New Roman" w:hAnsi="Arial" w:cs="Arial"/>
            <w:color w:val="999999"/>
            <w:sz w:val="21"/>
            <w:szCs w:val="21"/>
          </w:rPr>
          <w:t>Tai nghe chống ồn</w:t>
        </w:r>
      </w:ins>
    </w:p>
    <w:p w:rsidR="00EB7122" w:rsidRPr="00EB7122" w:rsidRDefault="00EB7122" w:rsidP="00EB7122">
      <w:pPr>
        <w:spacing w:before="100" w:beforeAutospacing="1" w:after="100" w:afterAutospacing="1" w:line="240" w:lineRule="auto"/>
        <w:jc w:val="center"/>
        <w:rPr>
          <w:ins w:id="6" w:author="Unknown"/>
          <w:rFonts w:ascii="Arial" w:eastAsia="Times New Roman" w:hAnsi="Arial" w:cs="Arial"/>
          <w:color w:val="999999"/>
          <w:sz w:val="21"/>
          <w:szCs w:val="21"/>
        </w:rPr>
      </w:pPr>
      <w:ins w:id="7" w:author="Unknown">
        <w:r w:rsidRPr="00EB7122">
          <w:rPr>
            <w:rFonts w:ascii="Arial" w:eastAsia="Times New Roman" w:hAnsi="Arial" w:cs="Arial"/>
            <w:color w:val="999999"/>
            <w:sz w:val="21"/>
            <w:szCs w:val="21"/>
          </w:rPr>
          <w:t>Giải sách bài tập</w:t>
        </w:r>
      </w:ins>
    </w:p>
    <w:p w:rsidR="00EB7122" w:rsidRPr="00EB7122" w:rsidRDefault="00EB7122" w:rsidP="00EB7122">
      <w:pPr>
        <w:spacing w:after="240" w:line="360" w:lineRule="atLeast"/>
        <w:ind w:left="48" w:right="48"/>
        <w:jc w:val="right"/>
        <w:rPr>
          <w:rFonts w:ascii="Arial" w:eastAsia="Times New Roman" w:hAnsi="Arial" w:cs="Arial"/>
          <w:color w:val="000000"/>
          <w:sz w:val="27"/>
          <w:szCs w:val="27"/>
        </w:rPr>
      </w:pPr>
      <w:r w:rsidRPr="00EB7122">
        <w:rPr>
          <w:rFonts w:ascii="Arial" w:eastAsia="Times New Roman" w:hAnsi="Arial" w:cs="Arial"/>
          <w:color w:val="000000"/>
          <w:sz w:val="27"/>
          <w:szCs w:val="27"/>
        </w:rPr>
        <w:t>(Trích </w:t>
      </w:r>
      <w:r w:rsidRPr="00EB7122">
        <w:rPr>
          <w:rFonts w:ascii="Arial" w:eastAsia="Times New Roman" w:hAnsi="Arial" w:cs="Arial"/>
          <w:i/>
          <w:iCs/>
          <w:color w:val="000000"/>
          <w:sz w:val="27"/>
          <w:szCs w:val="27"/>
        </w:rPr>
        <w:t>Vũ Như Tô</w:t>
      </w:r>
      <w:r w:rsidRPr="00EB7122">
        <w:rPr>
          <w:rFonts w:ascii="Arial" w:eastAsia="Times New Roman" w:hAnsi="Arial" w:cs="Arial"/>
          <w:color w:val="000000"/>
          <w:sz w:val="27"/>
          <w:szCs w:val="27"/>
        </w:rPr>
        <w:t>, Nguyễn Huy Tưởng, in trong </w:t>
      </w:r>
      <w:r w:rsidRPr="00EB7122">
        <w:rPr>
          <w:rFonts w:ascii="Arial" w:eastAsia="Times New Roman" w:hAnsi="Arial" w:cs="Arial"/>
          <w:i/>
          <w:iCs/>
          <w:color w:val="000000"/>
          <w:sz w:val="27"/>
          <w:szCs w:val="27"/>
        </w:rPr>
        <w:t>Tổng tập văn học Việt Nam</w:t>
      </w:r>
      <w:r w:rsidRPr="00EB7122">
        <w:rPr>
          <w:rFonts w:ascii="Arial" w:eastAsia="Times New Roman" w:hAnsi="Arial" w:cs="Arial"/>
          <w:color w:val="000000"/>
          <w:sz w:val="27"/>
          <w:szCs w:val="27"/>
        </w:rPr>
        <w:t>, Hà Minh Đức sưu tầm, biên soạn, giới thiệu, Nxb Khoa học Xã hội, Hà Nội, 1997)</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b/>
          <w:bCs/>
          <w:color w:val="0070C0"/>
          <w:sz w:val="27"/>
          <w:szCs w:val="27"/>
        </w:rPr>
        <w:t>1.2. Bộ câu hỏi đọc hiểu và viết</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b/>
          <w:bCs/>
          <w:color w:val="0070C0"/>
          <w:sz w:val="27"/>
          <w:szCs w:val="27"/>
        </w:rPr>
        <w:t>1.2.1. Câu hỏi đọc hiểu</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b/>
          <w:bCs/>
          <w:color w:val="000000"/>
          <w:sz w:val="27"/>
          <w:szCs w:val="27"/>
        </w:rPr>
        <w:t>Câu 1. Những nhân vật nào xuất hiện trong đoạn trích?</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Đan Thiềm và Vũ Như Tô.</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b/>
          <w:bCs/>
          <w:color w:val="000000"/>
          <w:sz w:val="27"/>
          <w:szCs w:val="27"/>
        </w:rPr>
        <w:lastRenderedPageBreak/>
        <w:t>Câu 2. Những lời nói của các nhân vật ở trong đoạn trích được gọi là gì?</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Lời thoại</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b/>
          <w:bCs/>
          <w:color w:val="000000"/>
          <w:sz w:val="27"/>
          <w:szCs w:val="27"/>
        </w:rPr>
        <w:t>Câu 3. Dựa vào đoạn trích, hãy cho biết Vũ Như Tô có tài năng gì?</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Tài kiến trúc</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b/>
          <w:bCs/>
          <w:color w:val="000000"/>
          <w:sz w:val="27"/>
          <w:szCs w:val="27"/>
        </w:rPr>
        <w:t>Câu 4. Đan Thiềm muốn Vũ Như Tô xây Cửu Trùng Đài nhằm mục đích gì?</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 Lưu danh muôn thuở</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 Tô điểm cho đất nước</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b/>
          <w:bCs/>
          <w:color w:val="000000"/>
          <w:sz w:val="27"/>
          <w:szCs w:val="27"/>
        </w:rPr>
        <w:t>Câu 5. Nhân vật Vũ Như Tô hiện lên trong đoạn trích là một con người có tính cách như thế nào?</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Không có chính kiến rõ ràng.</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b/>
          <w:bCs/>
          <w:color w:val="000000"/>
          <w:sz w:val="27"/>
          <w:szCs w:val="27"/>
        </w:rPr>
        <w:t>Câu 6. Tình cách Đan Thiềm được thể hiện như thế nào?</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 Có tấm lòng quý trọng người tài</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color w:val="000000"/>
          <w:sz w:val="27"/>
          <w:szCs w:val="27"/>
        </w:rPr>
        <w:t>- Có lòng nghĩ cho non sông đất nước</w:t>
      </w:r>
    </w:p>
    <w:p w:rsidR="00EB7122" w:rsidRPr="00EB7122" w:rsidRDefault="00EB7122" w:rsidP="00EB7122">
      <w:pPr>
        <w:spacing w:after="240" w:line="360" w:lineRule="atLeast"/>
        <w:ind w:left="48" w:right="48"/>
        <w:jc w:val="both"/>
        <w:rPr>
          <w:rFonts w:ascii="Arial" w:eastAsia="Times New Roman" w:hAnsi="Arial" w:cs="Arial"/>
          <w:color w:val="000000"/>
          <w:sz w:val="27"/>
          <w:szCs w:val="27"/>
        </w:rPr>
      </w:pPr>
      <w:r w:rsidRPr="00EB7122">
        <w:rPr>
          <w:rFonts w:ascii="Arial" w:eastAsia="Times New Roman" w:hAnsi="Arial" w:cs="Arial"/>
          <w:b/>
          <w:bCs/>
          <w:color w:val="000000"/>
          <w:sz w:val="27"/>
          <w:szCs w:val="27"/>
        </w:rPr>
        <w:t>Câu 7. Khái quát nội dung đoạn trích.</w:t>
      </w:r>
    </w:p>
    <w:p w:rsidR="00EB7122" w:rsidRDefault="00EB7122" w:rsidP="00EB7122">
      <w:pPr>
        <w:pStyle w:val="NormalWeb"/>
        <w:spacing w:before="0" w:beforeAutospacing="0" w:after="240" w:afterAutospacing="0" w:line="360" w:lineRule="atLeast"/>
        <w:ind w:left="48" w:right="48"/>
        <w:jc w:val="both"/>
        <w:rPr>
          <w:rFonts w:ascii="Arial" w:hAnsi="Arial" w:cs="Arial"/>
          <w:color w:val="000000"/>
          <w:sz w:val="27"/>
          <w:szCs w:val="27"/>
        </w:rPr>
      </w:pPr>
      <w:r>
        <w:rPr>
          <w:rFonts w:ascii="Arial" w:hAnsi="Arial" w:cs="Arial"/>
          <w:color w:val="000000"/>
          <w:sz w:val="27"/>
          <w:szCs w:val="27"/>
        </w:rPr>
        <w:t>Đan Thiềm thuyết phục Vũ Như Tô xây Cửu Trùng Đài để tô điểm cho đất nước.</w:t>
      </w:r>
    </w:p>
    <w:p w:rsidR="00EB7122" w:rsidRDefault="00EB7122" w:rsidP="00EB7122">
      <w:pPr>
        <w:pStyle w:val="NormalWeb"/>
        <w:spacing w:before="0" w:beforeAutospacing="0" w:after="240" w:afterAutospacing="0" w:line="360" w:lineRule="atLeast"/>
        <w:ind w:left="48" w:right="48"/>
        <w:jc w:val="both"/>
        <w:rPr>
          <w:rFonts w:ascii="Arial" w:hAnsi="Arial" w:cs="Arial"/>
          <w:color w:val="000000"/>
          <w:sz w:val="27"/>
          <w:szCs w:val="27"/>
        </w:rPr>
      </w:pPr>
      <w:r>
        <w:rPr>
          <w:rStyle w:val="Strong"/>
          <w:rFonts w:ascii="Arial" w:hAnsi="Arial" w:cs="Arial"/>
          <w:color w:val="000000"/>
          <w:sz w:val="27"/>
          <w:szCs w:val="27"/>
        </w:rPr>
        <w:t>Câu 8. Qua lời thoại của Vũ Như Tô: </w:t>
      </w:r>
      <w:r>
        <w:rPr>
          <w:rStyle w:val="Emphasis"/>
          <w:rFonts w:ascii="Arial" w:hAnsi="Arial" w:cs="Arial"/>
          <w:b/>
          <w:bCs/>
          <w:color w:val="000000"/>
          <w:sz w:val="27"/>
          <w:szCs w:val="27"/>
        </w:rPr>
        <w:t>“Xây Cửu Trùng Đài cho một tên bạo chúa, một tên thoán nghịch, cho một lũ gái dâm ô?”</w:t>
      </w:r>
      <w:r>
        <w:rPr>
          <w:rStyle w:val="Strong"/>
          <w:rFonts w:ascii="Arial" w:hAnsi="Arial" w:cs="Arial"/>
          <w:color w:val="000000"/>
          <w:sz w:val="27"/>
          <w:szCs w:val="27"/>
        </w:rPr>
        <w:t>, bạn rút ra được điều gì về bản chất của giai cấp thống trị đương thời?</w:t>
      </w:r>
    </w:p>
    <w:p w:rsidR="00EB7122" w:rsidRDefault="00EB7122" w:rsidP="00EB7122">
      <w:pPr>
        <w:pStyle w:val="NormalWeb"/>
        <w:spacing w:before="0" w:beforeAutospacing="0" w:after="240" w:afterAutospacing="0" w:line="360" w:lineRule="atLeast"/>
        <w:ind w:left="48" w:right="48"/>
        <w:jc w:val="both"/>
        <w:rPr>
          <w:rFonts w:ascii="Arial" w:hAnsi="Arial" w:cs="Arial"/>
          <w:color w:val="000000"/>
          <w:sz w:val="27"/>
          <w:szCs w:val="27"/>
        </w:rPr>
      </w:pPr>
      <w:r>
        <w:rPr>
          <w:rFonts w:ascii="Arial" w:hAnsi="Arial" w:cs="Arial"/>
          <w:color w:val="000000"/>
          <w:sz w:val="27"/>
          <w:szCs w:val="27"/>
        </w:rPr>
        <w:t>Qua lời thoại của Vũ Như Tô: “Xây Cửu Trùng Đài cho một tên bạo chúa, một tên thoán nghịch, cho một lũ gái dâm ô?”, ta thấy giai cấp thống trị đương thời là một bọn lộng quyền, không chính danh, ăn chơi sa đọa, không màng đến lợi ích của nhân dân, của đất nước.</w:t>
      </w:r>
    </w:p>
    <w:p w:rsidR="00EB7122" w:rsidRDefault="00EB7122" w:rsidP="00EB7122">
      <w:pPr>
        <w:pStyle w:val="NormalWeb"/>
        <w:spacing w:before="0" w:beforeAutospacing="0" w:after="240" w:afterAutospacing="0" w:line="360" w:lineRule="atLeast"/>
        <w:ind w:left="48" w:right="48"/>
        <w:jc w:val="both"/>
        <w:rPr>
          <w:rFonts w:ascii="Arial" w:hAnsi="Arial" w:cs="Arial"/>
          <w:color w:val="000000"/>
          <w:sz w:val="27"/>
          <w:szCs w:val="27"/>
        </w:rPr>
      </w:pPr>
      <w:r>
        <w:rPr>
          <w:rStyle w:val="Strong"/>
          <w:rFonts w:ascii="Arial" w:hAnsi="Arial" w:cs="Arial"/>
          <w:color w:val="000000"/>
          <w:sz w:val="27"/>
          <w:szCs w:val="27"/>
        </w:rPr>
        <w:t>Câu 9. Nêu chủ đề của đoạn trích.</w:t>
      </w:r>
    </w:p>
    <w:p w:rsidR="00EB7122" w:rsidRDefault="00EB7122" w:rsidP="00EB7122">
      <w:pPr>
        <w:pStyle w:val="NormalWeb"/>
        <w:spacing w:before="0" w:beforeAutospacing="0" w:after="240" w:afterAutospacing="0" w:line="360" w:lineRule="atLeast"/>
        <w:ind w:left="48" w:right="48"/>
        <w:jc w:val="both"/>
        <w:rPr>
          <w:rFonts w:ascii="Arial" w:hAnsi="Arial" w:cs="Arial"/>
          <w:color w:val="000000"/>
          <w:sz w:val="27"/>
          <w:szCs w:val="27"/>
        </w:rPr>
      </w:pPr>
      <w:r>
        <w:rPr>
          <w:rFonts w:ascii="Arial" w:hAnsi="Arial" w:cs="Arial"/>
          <w:color w:val="000000"/>
          <w:sz w:val="27"/>
          <w:szCs w:val="27"/>
        </w:rPr>
        <w:t xml:space="preserve">Chủ đề của đoạn trích: Qua cuộc đối thoại giữa Đan Thiềm và Vũ Như Tô, đoạn trích cho ta thấy được tài năng và khí tiết của Vũ Như Tô, cũng như tấm lòng biết quý trọng người tài, biết nghĩ cho non sông đất nước của Đan </w:t>
      </w:r>
      <w:r>
        <w:rPr>
          <w:rFonts w:ascii="Arial" w:hAnsi="Arial" w:cs="Arial"/>
          <w:color w:val="000000"/>
          <w:sz w:val="27"/>
          <w:szCs w:val="27"/>
        </w:rPr>
        <w:lastRenderedPageBreak/>
        <w:t>Thiềm. Đoạn trích cũng cho ta thấy được sự thối nát của chế độ phong kiến đương thời.</w:t>
      </w:r>
    </w:p>
    <w:p w:rsidR="00F914B1" w:rsidRDefault="00F914B1">
      <w:bookmarkStart w:id="8" w:name="_GoBack"/>
      <w:bookmarkEnd w:id="8"/>
    </w:p>
    <w:sectPr w:rsidR="00F914B1"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122"/>
    <w:rsid w:val="001B2E4C"/>
    <w:rsid w:val="00EB7122"/>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D86D8D-8BAF-46C1-B879-AE28B8747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7122"/>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B7122"/>
    <w:rPr>
      <w:b/>
      <w:bCs/>
    </w:rPr>
  </w:style>
  <w:style w:type="character" w:styleId="Emphasis">
    <w:name w:val="Emphasis"/>
    <w:basedOn w:val="DefaultParagraphFont"/>
    <w:uiPriority w:val="20"/>
    <w:qFormat/>
    <w:rsid w:val="00EB71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1860973">
      <w:bodyDiv w:val="1"/>
      <w:marLeft w:val="0"/>
      <w:marRight w:val="0"/>
      <w:marTop w:val="0"/>
      <w:marBottom w:val="0"/>
      <w:divBdr>
        <w:top w:val="none" w:sz="0" w:space="0" w:color="auto"/>
        <w:left w:val="none" w:sz="0" w:space="0" w:color="auto"/>
        <w:bottom w:val="none" w:sz="0" w:space="0" w:color="auto"/>
        <w:right w:val="none" w:sz="0" w:space="0" w:color="auto"/>
      </w:divBdr>
    </w:div>
    <w:div w:id="886183538">
      <w:bodyDiv w:val="1"/>
      <w:marLeft w:val="0"/>
      <w:marRight w:val="0"/>
      <w:marTop w:val="0"/>
      <w:marBottom w:val="0"/>
      <w:divBdr>
        <w:top w:val="none" w:sz="0" w:space="0" w:color="auto"/>
        <w:left w:val="none" w:sz="0" w:space="0" w:color="auto"/>
        <w:bottom w:val="none" w:sz="0" w:space="0" w:color="auto"/>
        <w:right w:val="none" w:sz="0" w:space="0" w:color="auto"/>
      </w:divBdr>
      <w:divsChild>
        <w:div w:id="314451448">
          <w:marLeft w:val="0"/>
          <w:marRight w:val="0"/>
          <w:marTop w:val="0"/>
          <w:marBottom w:val="300"/>
          <w:divBdr>
            <w:top w:val="none" w:sz="0" w:space="0" w:color="auto"/>
            <w:left w:val="none" w:sz="0" w:space="0" w:color="auto"/>
            <w:bottom w:val="none" w:sz="0" w:space="0" w:color="auto"/>
            <w:right w:val="none" w:sz="0" w:space="0" w:color="auto"/>
          </w:divBdr>
          <w:divsChild>
            <w:div w:id="2098861918">
              <w:marLeft w:val="0"/>
              <w:marRight w:val="0"/>
              <w:marTop w:val="0"/>
              <w:marBottom w:val="0"/>
              <w:divBdr>
                <w:top w:val="none" w:sz="0" w:space="0" w:color="auto"/>
                <w:left w:val="none" w:sz="0" w:space="0" w:color="auto"/>
                <w:bottom w:val="none" w:sz="0" w:space="0" w:color="auto"/>
                <w:right w:val="none" w:sz="0" w:space="0" w:color="auto"/>
              </w:divBdr>
              <w:divsChild>
                <w:div w:id="996880851">
                  <w:marLeft w:val="0"/>
                  <w:marRight w:val="0"/>
                  <w:marTop w:val="0"/>
                  <w:marBottom w:val="0"/>
                  <w:divBdr>
                    <w:top w:val="none" w:sz="0" w:space="0" w:color="auto"/>
                    <w:left w:val="none" w:sz="0" w:space="0" w:color="auto"/>
                    <w:bottom w:val="none" w:sz="0" w:space="0" w:color="auto"/>
                    <w:right w:val="none" w:sz="0" w:space="0" w:color="auto"/>
                  </w:divBdr>
                  <w:divsChild>
                    <w:div w:id="785925326">
                      <w:marLeft w:val="0"/>
                      <w:marRight w:val="0"/>
                      <w:marTop w:val="0"/>
                      <w:marBottom w:val="0"/>
                      <w:divBdr>
                        <w:top w:val="none" w:sz="0" w:space="0" w:color="auto"/>
                        <w:left w:val="none" w:sz="0" w:space="0" w:color="auto"/>
                        <w:bottom w:val="none" w:sz="0" w:space="0" w:color="auto"/>
                        <w:right w:val="none" w:sz="0" w:space="0" w:color="auto"/>
                      </w:divBdr>
                      <w:divsChild>
                        <w:div w:id="1041395605">
                          <w:marLeft w:val="0"/>
                          <w:marRight w:val="0"/>
                          <w:marTop w:val="0"/>
                          <w:marBottom w:val="0"/>
                          <w:divBdr>
                            <w:top w:val="none" w:sz="0" w:space="0" w:color="auto"/>
                            <w:left w:val="none" w:sz="0" w:space="0" w:color="auto"/>
                            <w:bottom w:val="none" w:sz="0" w:space="0" w:color="auto"/>
                            <w:right w:val="none" w:sz="0" w:space="0" w:color="auto"/>
                          </w:divBdr>
                        </w:div>
                        <w:div w:id="1367872077">
                          <w:marLeft w:val="0"/>
                          <w:marRight w:val="0"/>
                          <w:marTop w:val="0"/>
                          <w:marBottom w:val="0"/>
                          <w:divBdr>
                            <w:top w:val="none" w:sz="0" w:space="0" w:color="auto"/>
                            <w:left w:val="none" w:sz="0" w:space="0" w:color="auto"/>
                            <w:bottom w:val="none" w:sz="0" w:space="0" w:color="auto"/>
                            <w:right w:val="none" w:sz="0" w:space="0" w:color="auto"/>
                          </w:divBdr>
                        </w:div>
                        <w:div w:id="379598784">
                          <w:marLeft w:val="0"/>
                          <w:marRight w:val="0"/>
                          <w:marTop w:val="0"/>
                          <w:marBottom w:val="0"/>
                          <w:divBdr>
                            <w:top w:val="none" w:sz="0" w:space="0" w:color="auto"/>
                            <w:left w:val="none" w:sz="0" w:space="0" w:color="auto"/>
                            <w:bottom w:val="none" w:sz="0" w:space="0" w:color="auto"/>
                            <w:right w:val="none" w:sz="0" w:space="0" w:color="auto"/>
                          </w:divBdr>
                        </w:div>
                        <w:div w:id="18033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912775">
      <w:bodyDiv w:val="1"/>
      <w:marLeft w:val="0"/>
      <w:marRight w:val="0"/>
      <w:marTop w:val="0"/>
      <w:marBottom w:val="0"/>
      <w:divBdr>
        <w:top w:val="none" w:sz="0" w:space="0" w:color="auto"/>
        <w:left w:val="none" w:sz="0" w:space="0" w:color="auto"/>
        <w:bottom w:val="none" w:sz="0" w:space="0" w:color="auto"/>
        <w:right w:val="none" w:sz="0" w:space="0" w:color="auto"/>
      </w:divBdr>
    </w:div>
    <w:div w:id="1385563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2026-04-07T15:29:00Z</dcterms:created>
  <dcterms:modified xsi:type="dcterms:W3CDTF">2026-04-07T15:30:00Z</dcterms:modified>
</cp:coreProperties>
</file>